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09693" w14:textId="77777777" w:rsidR="00F903B5" w:rsidRDefault="00A25A8E">
      <w:pPr>
        <w:spacing w:after="80"/>
      </w:pPr>
      <w:r>
        <w:rPr>
          <w:b/>
          <w:color w:val="0B3A53"/>
          <w:sz w:val="28"/>
        </w:rPr>
        <w:t>BRING BACK THE ATLANTIC SALMON</w:t>
      </w:r>
    </w:p>
    <w:p w14:paraId="151D65B0" w14:textId="77777777" w:rsidR="00F903B5" w:rsidRDefault="00A25A8E">
      <w:pPr>
        <w:spacing w:after="240"/>
      </w:pPr>
      <w:r>
        <w:rPr>
          <w:color w:val="607078"/>
          <w:sz w:val="20"/>
        </w:rPr>
        <w:t>Lake Ontario Restoration Program</w:t>
      </w:r>
    </w:p>
    <w:p w14:paraId="23D2D413" w14:textId="77777777" w:rsidR="00F903B5" w:rsidRDefault="00F903B5">
      <w:pPr>
        <w:pBdr>
          <w:bottom w:val="single" w:sz="12" w:space="1" w:color="0B3A53"/>
        </w:pBdr>
        <w:spacing w:after="160"/>
      </w:pPr>
    </w:p>
    <w:p w14:paraId="6A1EAD26" w14:textId="77777777" w:rsidR="00F903B5" w:rsidRDefault="00A25A8E">
      <w:pPr>
        <w:spacing w:after="40"/>
      </w:pPr>
      <w:r>
        <w:rPr>
          <w:color w:val="607078"/>
          <w:sz w:val="16"/>
        </w:rPr>
        <w:t>THE RETURN OF A LAKE ONTARIO ICON</w:t>
      </w:r>
    </w:p>
    <w:p w14:paraId="35E57940" w14:textId="77777777" w:rsidR="00F903B5" w:rsidRDefault="00A25A8E">
      <w:pPr>
        <w:spacing w:after="280"/>
      </w:pPr>
      <w:r>
        <w:rPr>
          <w:b/>
          <w:color w:val="0B3A53"/>
          <w:sz w:val="40"/>
        </w:rPr>
        <w:t>Restoring Atlantic Salmon to Lake Ontario</w:t>
      </w:r>
    </w:p>
    <w:tbl>
      <w:tblPr>
        <w:tblStyle w:val="TableGrid"/>
        <w:tblW w:w="0" w:type="auto"/>
        <w:tblLayout w:type="fixed"/>
        <w:tblLook w:val="04A0" w:firstRow="1" w:lastRow="0" w:firstColumn="1" w:lastColumn="0" w:noHBand="0" w:noVBand="1"/>
      </w:tblPr>
      <w:tblGrid>
        <w:gridCol w:w="4680"/>
        <w:gridCol w:w="4680"/>
      </w:tblGrid>
      <w:tr w:rsidR="00F903B5" w14:paraId="43D61821" w14:textId="77777777">
        <w:tc>
          <w:tcPr>
            <w:tcW w:w="4680" w:type="dxa"/>
          </w:tcPr>
          <w:p w14:paraId="3F695C0D" w14:textId="77777777" w:rsidR="00F903B5" w:rsidRDefault="00F903B5"/>
          <w:p w14:paraId="47FD235B" w14:textId="77777777" w:rsidR="00F903B5" w:rsidRDefault="00A25A8E">
            <w:pPr>
              <w:spacing w:before="80" w:after="80"/>
            </w:pPr>
            <w:r>
              <w:rPr>
                <w:b/>
                <w:color w:val="2E5B3A"/>
                <w:sz w:val="16"/>
              </w:rPr>
              <w:t>OUR GOAL</w:t>
            </w:r>
          </w:p>
          <w:p w14:paraId="55424295" w14:textId="6CD05332" w:rsidR="00F903B5" w:rsidRDefault="00A25A8E">
            <w:pPr>
              <w:spacing w:after="120"/>
            </w:pPr>
            <w:r>
              <w:rPr>
                <w:b/>
                <w:color w:val="0F1D24"/>
                <w:sz w:val="26"/>
              </w:rPr>
              <w:t>Re</w:t>
            </w:r>
            <w:r w:rsidR="0004593D">
              <w:rPr>
                <w:b/>
                <w:color w:val="0F1D24"/>
                <w:sz w:val="26"/>
              </w:rPr>
              <w:t xml:space="preserve">store </w:t>
            </w:r>
            <w:r>
              <w:rPr>
                <w:b/>
                <w:color w:val="0F1D24"/>
                <w:sz w:val="26"/>
              </w:rPr>
              <w:t xml:space="preserve">Atlantic </w:t>
            </w:r>
            <w:r w:rsidR="009452D9">
              <w:rPr>
                <w:b/>
                <w:color w:val="0F1D24"/>
                <w:sz w:val="26"/>
              </w:rPr>
              <w:t>S</w:t>
            </w:r>
            <w:r>
              <w:rPr>
                <w:b/>
                <w:color w:val="0F1D24"/>
                <w:sz w:val="26"/>
              </w:rPr>
              <w:t xml:space="preserve">almon and </w:t>
            </w:r>
            <w:r w:rsidR="0004593D">
              <w:rPr>
                <w:b/>
                <w:color w:val="0F1D24"/>
                <w:sz w:val="26"/>
              </w:rPr>
              <w:t xml:space="preserve">support </w:t>
            </w:r>
            <w:r>
              <w:rPr>
                <w:b/>
                <w:color w:val="0F1D24"/>
                <w:sz w:val="26"/>
              </w:rPr>
              <w:t>a diverse salmon</w:t>
            </w:r>
            <w:r w:rsidR="009452D9">
              <w:rPr>
                <w:b/>
                <w:color w:val="0F1D24"/>
                <w:sz w:val="26"/>
              </w:rPr>
              <w:t xml:space="preserve"> and trout</w:t>
            </w:r>
            <w:r>
              <w:rPr>
                <w:b/>
                <w:color w:val="0F1D24"/>
                <w:sz w:val="26"/>
              </w:rPr>
              <w:t xml:space="preserve"> fishery.</w:t>
            </w:r>
          </w:p>
          <w:p w14:paraId="6A0136E0" w14:textId="3C06CFCB" w:rsidR="00F903B5" w:rsidRDefault="00807A78">
            <w:r w:rsidRPr="00807A78">
              <w:rPr>
                <w:sz w:val="19"/>
              </w:rPr>
              <w:t xml:space="preserve">The program is working to restore Atlantic Salmon to their historical home in Lake Ontario while revitalizing a unique recreational fishery that supports Ontario’s economy. At the same time, it restores critical habitat that strengthens biodiversity and honours the lake’s cultural heritage. Through the OFAH Classroom Hatchery Program, the </w:t>
            </w:r>
            <w:r>
              <w:rPr>
                <w:sz w:val="19"/>
              </w:rPr>
              <w:t>program</w:t>
            </w:r>
            <w:r w:rsidRPr="00807A78">
              <w:rPr>
                <w:sz w:val="19"/>
              </w:rPr>
              <w:t xml:space="preserve"> also invests in the future by connecting thousands of students along Lake Ontario’s north shore with hands-on learning in salmon biology, conservation, and stewardship.</w:t>
            </w:r>
          </w:p>
        </w:tc>
        <w:tc>
          <w:tcPr>
            <w:tcW w:w="4680" w:type="dxa"/>
          </w:tcPr>
          <w:p w14:paraId="4BA32D08" w14:textId="77777777" w:rsidR="00F903B5" w:rsidRDefault="00F903B5"/>
          <w:p w14:paraId="4E0356D6" w14:textId="77777777" w:rsidR="00F903B5" w:rsidRDefault="00A25A8E">
            <w:pPr>
              <w:spacing w:before="80" w:after="80"/>
            </w:pPr>
            <w:r>
              <w:rPr>
                <w:b/>
                <w:color w:val="2E5B3A"/>
                <w:sz w:val="16"/>
              </w:rPr>
              <w:t>WHY THIS MATTERS</w:t>
            </w:r>
          </w:p>
          <w:p w14:paraId="71271BCB" w14:textId="77777777" w:rsidR="00F903B5" w:rsidRDefault="00A25A8E">
            <w:pPr>
              <w:spacing w:after="120"/>
            </w:pPr>
            <w:r>
              <w:rPr>
                <w:b/>
                <w:color w:val="0F1D24"/>
                <w:sz w:val="26"/>
              </w:rPr>
              <w:t>Better habitat. Better fishing. A better lake.</w:t>
            </w:r>
          </w:p>
          <w:p w14:paraId="0462229A" w14:textId="0A7C36AB" w:rsidR="00F903B5" w:rsidRDefault="00A25A8E">
            <w:r>
              <w:rPr>
                <w:sz w:val="19"/>
              </w:rPr>
              <w:t xml:space="preserve">Atlantic Salmon are returning </w:t>
            </w:r>
            <w:r w:rsidR="00C3061A">
              <w:rPr>
                <w:sz w:val="19"/>
              </w:rPr>
              <w:t xml:space="preserve">to the fishery </w:t>
            </w:r>
            <w:r>
              <w:rPr>
                <w:sz w:val="19"/>
              </w:rPr>
              <w:t xml:space="preserve">in </w:t>
            </w:r>
            <w:r w:rsidR="00C3061A">
              <w:rPr>
                <w:sz w:val="19"/>
              </w:rPr>
              <w:t xml:space="preserve">record </w:t>
            </w:r>
            <w:r>
              <w:rPr>
                <w:sz w:val="19"/>
              </w:rPr>
              <w:t xml:space="preserve">numbers. An adaptive management approach </w:t>
            </w:r>
            <w:r w:rsidR="006665CD">
              <w:rPr>
                <w:sz w:val="19"/>
              </w:rPr>
              <w:t xml:space="preserve">informed </w:t>
            </w:r>
            <w:r>
              <w:rPr>
                <w:sz w:val="19"/>
              </w:rPr>
              <w:t xml:space="preserve">by more than 15 years of </w:t>
            </w:r>
            <w:r w:rsidR="006665CD">
              <w:rPr>
                <w:sz w:val="19"/>
              </w:rPr>
              <w:t>program experience</w:t>
            </w:r>
            <w:r>
              <w:rPr>
                <w:sz w:val="19"/>
              </w:rPr>
              <w:t xml:space="preserve">, </w:t>
            </w:r>
            <w:r w:rsidR="006665CD">
              <w:rPr>
                <w:sz w:val="19"/>
              </w:rPr>
              <w:t>guides targeted stocking of advanced yearlings, efforts to increase adult abundance, and continued investment in tributary habitat restoration and enhancement.</w:t>
            </w:r>
            <w:r>
              <w:rPr>
                <w:sz w:val="19"/>
              </w:rPr>
              <w:t xml:space="preserve"> These habitat projects benefit all fish and wildlife across the Lake Ontario watershed, </w:t>
            </w:r>
            <w:r w:rsidR="006665CD">
              <w:rPr>
                <w:sz w:val="19"/>
              </w:rPr>
              <w:t>supporting</w:t>
            </w:r>
            <w:r>
              <w:rPr>
                <w:sz w:val="19"/>
              </w:rPr>
              <w:t xml:space="preserve"> a fishery that </w:t>
            </w:r>
            <w:r w:rsidR="006665CD">
              <w:rPr>
                <w:sz w:val="19"/>
              </w:rPr>
              <w:t>offers</w:t>
            </w:r>
            <w:r>
              <w:rPr>
                <w:sz w:val="19"/>
              </w:rPr>
              <w:t xml:space="preserve"> incredible</w:t>
            </w:r>
            <w:r w:rsidR="006665CD">
              <w:rPr>
                <w:sz w:val="19"/>
              </w:rPr>
              <w:t xml:space="preserve"> </w:t>
            </w:r>
            <w:r>
              <w:rPr>
                <w:sz w:val="19"/>
              </w:rPr>
              <w:t xml:space="preserve">shoreline </w:t>
            </w:r>
            <w:r w:rsidR="006665CD">
              <w:rPr>
                <w:sz w:val="19"/>
              </w:rPr>
              <w:t xml:space="preserve">and tributary </w:t>
            </w:r>
            <w:r>
              <w:rPr>
                <w:sz w:val="19"/>
              </w:rPr>
              <w:t>opportunities for anglers alongside a productive offshore boat fishery.</w:t>
            </w:r>
          </w:p>
        </w:tc>
      </w:tr>
    </w:tbl>
    <w:p w14:paraId="07688DF2" w14:textId="77777777" w:rsidR="00F903B5" w:rsidRDefault="00F903B5"/>
    <w:p w14:paraId="511A3C3A" w14:textId="77777777" w:rsidR="00F903B5" w:rsidRDefault="00A25A8E">
      <w:pPr>
        <w:spacing w:before="280" w:after="120"/>
      </w:pPr>
      <w:r>
        <w:rPr>
          <w:b/>
          <w:color w:val="0F1D24"/>
          <w:sz w:val="28"/>
        </w:rPr>
        <w:t>Ontario's Five Priorities</w:t>
      </w:r>
    </w:p>
    <w:tbl>
      <w:tblPr>
        <w:tblStyle w:val="TableGrid"/>
        <w:tblW w:w="0" w:type="auto"/>
        <w:tblLayout w:type="fixed"/>
        <w:tblLook w:val="04A0" w:firstRow="1" w:lastRow="0" w:firstColumn="1" w:lastColumn="0" w:noHBand="0" w:noVBand="1"/>
      </w:tblPr>
      <w:tblGrid>
        <w:gridCol w:w="1872"/>
        <w:gridCol w:w="1872"/>
        <w:gridCol w:w="1872"/>
        <w:gridCol w:w="1872"/>
        <w:gridCol w:w="1872"/>
      </w:tblGrid>
      <w:tr w:rsidR="00F903B5" w14:paraId="3FBB0DE5" w14:textId="77777777">
        <w:tc>
          <w:tcPr>
            <w:tcW w:w="1872" w:type="dxa"/>
          </w:tcPr>
          <w:p w14:paraId="76856990" w14:textId="77777777" w:rsidR="00F903B5" w:rsidRDefault="00F903B5"/>
          <w:p w14:paraId="772FBA1C" w14:textId="77777777" w:rsidR="00F903B5" w:rsidRDefault="00A25A8E">
            <w:pPr>
              <w:spacing w:before="80" w:after="40"/>
            </w:pPr>
            <w:r>
              <w:rPr>
                <w:b/>
                <w:color w:val="2E5B3A"/>
                <w:sz w:val="32"/>
              </w:rPr>
              <w:t>01</w:t>
            </w:r>
          </w:p>
          <w:p w14:paraId="7D03CDA9" w14:textId="77777777" w:rsidR="00F903B5" w:rsidRDefault="00A25A8E">
            <w:pPr>
              <w:spacing w:after="80"/>
            </w:pPr>
            <w:r>
              <w:rPr>
                <w:b/>
                <w:sz w:val="17"/>
              </w:rPr>
              <w:t>Increase adult Atlantic Salmon abundance in Lake Ontario</w:t>
            </w:r>
          </w:p>
        </w:tc>
        <w:tc>
          <w:tcPr>
            <w:tcW w:w="1872" w:type="dxa"/>
          </w:tcPr>
          <w:p w14:paraId="15F5D897" w14:textId="77777777" w:rsidR="00F903B5" w:rsidRDefault="00F903B5"/>
          <w:p w14:paraId="1382C6A4" w14:textId="77777777" w:rsidR="00F903B5" w:rsidRDefault="00A25A8E">
            <w:pPr>
              <w:spacing w:before="80" w:after="40"/>
            </w:pPr>
            <w:r>
              <w:rPr>
                <w:b/>
                <w:color w:val="2E5B3A"/>
                <w:sz w:val="32"/>
              </w:rPr>
              <w:t>02</w:t>
            </w:r>
          </w:p>
          <w:p w14:paraId="1B0B3462" w14:textId="77777777" w:rsidR="00F903B5" w:rsidRDefault="00A25A8E">
            <w:pPr>
              <w:spacing w:after="80"/>
            </w:pPr>
            <w:r>
              <w:rPr>
                <w:b/>
                <w:sz w:val="17"/>
              </w:rPr>
              <w:t>Continue to improve habitat in priority watersheds</w:t>
            </w:r>
          </w:p>
        </w:tc>
        <w:tc>
          <w:tcPr>
            <w:tcW w:w="1872" w:type="dxa"/>
          </w:tcPr>
          <w:p w14:paraId="17E54CED" w14:textId="77777777" w:rsidR="00F903B5" w:rsidRDefault="00F903B5"/>
          <w:p w14:paraId="52C4D1D9" w14:textId="77777777" w:rsidR="00F903B5" w:rsidRDefault="00A25A8E">
            <w:pPr>
              <w:spacing w:before="80" w:after="40"/>
            </w:pPr>
            <w:r>
              <w:rPr>
                <w:b/>
                <w:color w:val="2E5B3A"/>
                <w:sz w:val="32"/>
              </w:rPr>
              <w:t>03</w:t>
            </w:r>
          </w:p>
          <w:p w14:paraId="63B3630C" w14:textId="75666B57" w:rsidR="00F903B5" w:rsidRDefault="00A25A8E">
            <w:pPr>
              <w:spacing w:after="80"/>
            </w:pPr>
            <w:r>
              <w:rPr>
                <w:b/>
                <w:sz w:val="17"/>
              </w:rPr>
              <w:t xml:space="preserve">Focus on enhanced stocking of </w:t>
            </w:r>
            <w:r w:rsidR="006665CD">
              <w:rPr>
                <w:b/>
                <w:sz w:val="17"/>
              </w:rPr>
              <w:t>spring</w:t>
            </w:r>
            <w:r>
              <w:rPr>
                <w:b/>
                <w:sz w:val="17"/>
              </w:rPr>
              <w:t xml:space="preserve"> and </w:t>
            </w:r>
            <w:r w:rsidR="006665CD">
              <w:rPr>
                <w:b/>
                <w:sz w:val="17"/>
              </w:rPr>
              <w:t xml:space="preserve">fall </w:t>
            </w:r>
            <w:r>
              <w:rPr>
                <w:b/>
                <w:sz w:val="17"/>
              </w:rPr>
              <w:t>yearling life stage</w:t>
            </w:r>
          </w:p>
        </w:tc>
        <w:tc>
          <w:tcPr>
            <w:tcW w:w="1872" w:type="dxa"/>
          </w:tcPr>
          <w:p w14:paraId="73EBAECE" w14:textId="77777777" w:rsidR="00F903B5" w:rsidRDefault="00F903B5"/>
          <w:p w14:paraId="339E00CF" w14:textId="77777777" w:rsidR="00F903B5" w:rsidRDefault="00A25A8E">
            <w:pPr>
              <w:spacing w:before="80" w:after="40"/>
            </w:pPr>
            <w:r>
              <w:rPr>
                <w:b/>
                <w:color w:val="2E5B3A"/>
                <w:sz w:val="32"/>
              </w:rPr>
              <w:t>04</w:t>
            </w:r>
          </w:p>
          <w:p w14:paraId="4F91D54C" w14:textId="77777777" w:rsidR="00F903B5" w:rsidRDefault="00A25A8E">
            <w:pPr>
              <w:spacing w:after="80"/>
            </w:pPr>
            <w:r>
              <w:rPr>
                <w:b/>
                <w:sz w:val="17"/>
              </w:rPr>
              <w:t>Enhance Atlantic Salmon recreational angling opportunities</w:t>
            </w:r>
          </w:p>
        </w:tc>
        <w:tc>
          <w:tcPr>
            <w:tcW w:w="1872" w:type="dxa"/>
          </w:tcPr>
          <w:p w14:paraId="28B0A51E" w14:textId="77777777" w:rsidR="00F903B5" w:rsidRDefault="00F903B5"/>
          <w:p w14:paraId="1BBB47F1" w14:textId="77777777" w:rsidR="00F903B5" w:rsidRDefault="00A25A8E">
            <w:pPr>
              <w:spacing w:before="80" w:after="40"/>
            </w:pPr>
            <w:r>
              <w:rPr>
                <w:b/>
                <w:color w:val="2E5B3A"/>
                <w:sz w:val="32"/>
              </w:rPr>
              <w:t>05</w:t>
            </w:r>
          </w:p>
          <w:p w14:paraId="7AC3AC6F" w14:textId="77777777" w:rsidR="00F903B5" w:rsidRDefault="00A25A8E">
            <w:pPr>
              <w:spacing w:after="80"/>
            </w:pPr>
            <w:r>
              <w:rPr>
                <w:b/>
                <w:sz w:val="17"/>
              </w:rPr>
              <w:t>Improve communication and awareness of program direction</w:t>
            </w:r>
          </w:p>
        </w:tc>
      </w:tr>
    </w:tbl>
    <w:p w14:paraId="0610CF81" w14:textId="77777777" w:rsidR="00F903B5" w:rsidRDefault="00F903B5"/>
    <w:p w14:paraId="4DF53C03" w14:textId="77777777" w:rsidR="00F903B5" w:rsidRDefault="00A25A8E">
      <w:pPr>
        <w:spacing w:before="280" w:after="120"/>
      </w:pPr>
      <w:r>
        <w:rPr>
          <w:b/>
          <w:color w:val="0F1D24"/>
          <w:sz w:val="28"/>
        </w:rPr>
        <w:t>A Lake-Wide Approach</w:t>
      </w:r>
    </w:p>
    <w:tbl>
      <w:tblPr>
        <w:tblStyle w:val="TableGrid"/>
        <w:tblW w:w="0" w:type="auto"/>
        <w:tblLayout w:type="fixed"/>
        <w:tblLook w:val="04A0" w:firstRow="1" w:lastRow="0" w:firstColumn="1" w:lastColumn="0" w:noHBand="0" w:noVBand="1"/>
      </w:tblPr>
      <w:tblGrid>
        <w:gridCol w:w="5472"/>
        <w:gridCol w:w="3888"/>
      </w:tblGrid>
      <w:tr w:rsidR="00F903B5" w14:paraId="3A98C7A8" w14:textId="77777777">
        <w:tc>
          <w:tcPr>
            <w:tcW w:w="5472" w:type="dxa"/>
          </w:tcPr>
          <w:p w14:paraId="540C291D" w14:textId="77777777" w:rsidR="00F903B5" w:rsidRDefault="00F903B5"/>
          <w:p w14:paraId="71921832" w14:textId="4386FFE6" w:rsidR="00F903B5" w:rsidRDefault="00E17295">
            <w:pPr>
              <w:spacing w:after="120"/>
            </w:pPr>
            <w:r>
              <w:rPr>
                <w:sz w:val="19"/>
              </w:rPr>
              <w:t xml:space="preserve">Fish </w:t>
            </w:r>
            <w:r w:rsidR="00CC3EAD">
              <w:rPr>
                <w:sz w:val="19"/>
              </w:rPr>
              <w:t xml:space="preserve">do </w:t>
            </w:r>
            <w:r w:rsidR="00A25A8E">
              <w:rPr>
                <w:sz w:val="19"/>
              </w:rPr>
              <w:t>n</w:t>
            </w:r>
            <w:r w:rsidR="00E239BA">
              <w:rPr>
                <w:sz w:val="19"/>
              </w:rPr>
              <w:t>o</w:t>
            </w:r>
            <w:r w:rsidR="00A25A8E">
              <w:rPr>
                <w:sz w:val="19"/>
              </w:rPr>
              <w:t xml:space="preserve">t recognize borders, and neither does the </w:t>
            </w:r>
            <w:r>
              <w:rPr>
                <w:sz w:val="19"/>
              </w:rPr>
              <w:t xml:space="preserve">Lake Ontario Atlantic Salmon </w:t>
            </w:r>
            <w:r w:rsidR="00A25A8E">
              <w:rPr>
                <w:sz w:val="19"/>
              </w:rPr>
              <w:t>restoration effort. Through a</w:t>
            </w:r>
            <w:r w:rsidR="00E239BA">
              <w:rPr>
                <w:sz w:val="19"/>
              </w:rPr>
              <w:t>n</w:t>
            </w:r>
            <w:r w:rsidR="00A25A8E">
              <w:rPr>
                <w:sz w:val="19"/>
              </w:rPr>
              <w:t xml:space="preserve"> </w:t>
            </w:r>
            <w:r w:rsidR="00E239BA">
              <w:rPr>
                <w:sz w:val="19"/>
              </w:rPr>
              <w:t xml:space="preserve">Ontario-United States </w:t>
            </w:r>
            <w:r w:rsidR="00A25A8E">
              <w:rPr>
                <w:sz w:val="19"/>
              </w:rPr>
              <w:t>binational partnership, partners coordinate stocking, habitat work, and science across Lake Ontario.</w:t>
            </w:r>
          </w:p>
          <w:p w14:paraId="0CB72E21" w14:textId="5056D791" w:rsidR="00F903B5" w:rsidRDefault="00A25A8E">
            <w:pPr>
              <w:spacing w:after="120"/>
            </w:pPr>
            <w:r>
              <w:rPr>
                <w:sz w:val="19"/>
              </w:rPr>
              <w:t xml:space="preserve">Catch rates are climbing. Anglers across the lake are recording catches of Atlantic Salmon. Restoration efforts are </w:t>
            </w:r>
            <w:r w:rsidR="00E17295">
              <w:rPr>
                <w:sz w:val="19"/>
              </w:rPr>
              <w:t>supporting</w:t>
            </w:r>
            <w:r>
              <w:rPr>
                <w:sz w:val="19"/>
              </w:rPr>
              <w:t xml:space="preserve"> a strong, diverse </w:t>
            </w:r>
            <w:r w:rsidR="00E17295">
              <w:rPr>
                <w:sz w:val="19"/>
              </w:rPr>
              <w:t xml:space="preserve">salmon and trout </w:t>
            </w:r>
            <w:r>
              <w:rPr>
                <w:sz w:val="19"/>
              </w:rPr>
              <w:t xml:space="preserve">fishery with </w:t>
            </w:r>
            <w:r w:rsidR="00EA7916">
              <w:rPr>
                <w:sz w:val="19"/>
              </w:rPr>
              <w:t xml:space="preserve">accessible </w:t>
            </w:r>
            <w:r>
              <w:rPr>
                <w:sz w:val="19"/>
              </w:rPr>
              <w:t xml:space="preserve">nearshore </w:t>
            </w:r>
            <w:r w:rsidR="00E17295">
              <w:rPr>
                <w:sz w:val="19"/>
              </w:rPr>
              <w:t xml:space="preserve">and tributary </w:t>
            </w:r>
            <w:r>
              <w:rPr>
                <w:sz w:val="19"/>
              </w:rPr>
              <w:t>angling opportunities alongside a productive offshore fishery.</w:t>
            </w:r>
          </w:p>
          <w:p w14:paraId="6A71541E" w14:textId="3A221458" w:rsidR="00F903B5" w:rsidRDefault="00A25A8E">
            <w:pPr>
              <w:spacing w:after="120"/>
            </w:pPr>
            <w:r>
              <w:rPr>
                <w:sz w:val="19"/>
              </w:rPr>
              <w:t xml:space="preserve">Biologists are also capturing and sampling returning adults to guide future restoration. </w:t>
            </w:r>
            <w:r w:rsidR="00EA7916">
              <w:rPr>
                <w:sz w:val="19"/>
              </w:rPr>
              <w:t>With m</w:t>
            </w:r>
            <w:r>
              <w:rPr>
                <w:sz w:val="19"/>
              </w:rPr>
              <w:t>ore than 300 adults sampled over the past three years</w:t>
            </w:r>
            <w:r w:rsidR="00EA7916">
              <w:rPr>
                <w:sz w:val="19"/>
              </w:rPr>
              <w:t xml:space="preserve">, </w:t>
            </w:r>
            <w:r>
              <w:rPr>
                <w:sz w:val="19"/>
              </w:rPr>
              <w:t xml:space="preserve">biologists </w:t>
            </w:r>
            <w:r w:rsidR="00EA7916">
              <w:rPr>
                <w:sz w:val="19"/>
              </w:rPr>
              <w:t xml:space="preserve">now have </w:t>
            </w:r>
            <w:r>
              <w:rPr>
                <w:sz w:val="19"/>
              </w:rPr>
              <w:t xml:space="preserve">the best look at </w:t>
            </w:r>
            <w:r>
              <w:rPr>
                <w:sz w:val="19"/>
              </w:rPr>
              <w:lastRenderedPageBreak/>
              <w:t xml:space="preserve">this population in a generation, </w:t>
            </w:r>
            <w:r w:rsidR="00EA7916">
              <w:rPr>
                <w:sz w:val="19"/>
              </w:rPr>
              <w:t xml:space="preserve">helping </w:t>
            </w:r>
            <w:r>
              <w:rPr>
                <w:sz w:val="19"/>
              </w:rPr>
              <w:t>guid</w:t>
            </w:r>
            <w:r w:rsidR="00EA7916">
              <w:rPr>
                <w:sz w:val="19"/>
              </w:rPr>
              <w:t>e</w:t>
            </w:r>
            <w:r>
              <w:rPr>
                <w:sz w:val="19"/>
              </w:rPr>
              <w:t xml:space="preserve"> restoration and stocking efforts.</w:t>
            </w:r>
          </w:p>
          <w:p w14:paraId="18B50294" w14:textId="77777777" w:rsidR="00F903B5" w:rsidRDefault="00A25A8E">
            <w:pPr>
              <w:spacing w:before="120"/>
            </w:pPr>
            <w:r>
              <w:rPr>
                <w:b/>
                <w:color w:val="B7651F"/>
                <w:sz w:val="19"/>
              </w:rPr>
              <w:t xml:space="preserve">Report Your Catch: </w:t>
            </w:r>
            <w:r>
              <w:rPr>
                <w:sz w:val="19"/>
              </w:rPr>
              <w:t>Help track returning Atlantic Salmon. Submit your observations and catches to info@bringbackthesalmon.ca or visit bringbackthesalmon.ca.</w:t>
            </w:r>
          </w:p>
        </w:tc>
        <w:tc>
          <w:tcPr>
            <w:tcW w:w="3888" w:type="dxa"/>
            <w:shd w:val="clear" w:color="auto" w:fill="EDE6D2"/>
          </w:tcPr>
          <w:p w14:paraId="7330AF05" w14:textId="77777777" w:rsidR="00F903B5" w:rsidRDefault="00F903B5"/>
          <w:p w14:paraId="2DB7490E" w14:textId="77777777" w:rsidR="00F903B5" w:rsidRDefault="00A25A8E">
            <w:pPr>
              <w:spacing w:before="120" w:after="160"/>
            </w:pPr>
            <w:commentRangeStart w:id="0"/>
            <w:commentRangeStart w:id="1"/>
            <w:commentRangeStart w:id="2"/>
            <w:r>
              <w:rPr>
                <w:b/>
              </w:rPr>
              <w:t>Progress at a Glance</w:t>
            </w:r>
            <w:commentRangeEnd w:id="0"/>
            <w:r w:rsidR="006665CD">
              <w:rPr>
                <w:rStyle w:val="CommentReference"/>
              </w:rPr>
              <w:commentReference w:id="0"/>
            </w:r>
            <w:commentRangeEnd w:id="1"/>
            <w:r w:rsidR="00133F1D">
              <w:rPr>
                <w:rStyle w:val="CommentReference"/>
              </w:rPr>
              <w:commentReference w:id="1"/>
            </w:r>
            <w:commentRangeEnd w:id="2"/>
            <w:r w:rsidR="000E3FDE">
              <w:rPr>
                <w:rStyle w:val="CommentReference"/>
              </w:rPr>
              <w:commentReference w:id="2"/>
            </w:r>
          </w:p>
          <w:p w14:paraId="6B7A69D6" w14:textId="20DC6046" w:rsidR="00F903B5" w:rsidRDefault="00A25A8E">
            <w:pPr>
              <w:spacing w:before="80" w:after="20"/>
            </w:pPr>
            <w:commentRangeStart w:id="3"/>
            <w:commentRangeStart w:id="4"/>
            <w:del w:id="5" w:author="Gristey, Thomas (MNR)" w:date="2026-05-08T10:06:00Z" w16du:dateUtc="2026-05-08T14:06:00Z">
              <w:r w:rsidDel="00BB42B1">
                <w:rPr>
                  <w:b/>
                  <w:color w:val="0B3A53"/>
                  <w:sz w:val="32"/>
                </w:rPr>
                <w:delText>3M</w:delText>
              </w:r>
            </w:del>
            <w:ins w:id="6" w:author="Gristey, Thomas (MNR)" w:date="2026-05-08T10:06:00Z" w16du:dateUtc="2026-05-08T14:06:00Z">
              <w:r w:rsidR="00BB42B1">
                <w:rPr>
                  <w:b/>
                  <w:color w:val="0B3A53"/>
                  <w:sz w:val="32"/>
                </w:rPr>
                <w:t>Increasing catch rates</w:t>
              </w:r>
            </w:ins>
            <w:r>
              <w:rPr>
                <w:b/>
                <w:color w:val="0B3A53"/>
                <w:sz w:val="32"/>
              </w:rPr>
              <w:t xml:space="preserve">+  </w:t>
            </w:r>
            <w:r>
              <w:rPr>
                <w:b/>
                <w:sz w:val="17"/>
              </w:rPr>
              <w:t>Fish stocked in the lake and rivers</w:t>
            </w:r>
          </w:p>
          <w:p w14:paraId="523B2915" w14:textId="77777777" w:rsidR="00F903B5" w:rsidRDefault="00A25A8E">
            <w:pPr>
              <w:spacing w:after="120"/>
            </w:pPr>
            <w:r>
              <w:rPr>
                <w:color w:val="607078"/>
                <w:sz w:val="16"/>
              </w:rPr>
              <w:t>Atlantic Salmon released into Lake Ontario tributaries since 2006.</w:t>
            </w:r>
            <w:commentRangeEnd w:id="3"/>
            <w:r w:rsidR="00E17295">
              <w:rPr>
                <w:rStyle w:val="CommentReference"/>
              </w:rPr>
              <w:commentReference w:id="3"/>
            </w:r>
            <w:commentRangeEnd w:id="4"/>
            <w:r w:rsidR="000E3FDE">
              <w:rPr>
                <w:rStyle w:val="CommentReference"/>
              </w:rPr>
              <w:commentReference w:id="4"/>
            </w:r>
          </w:p>
          <w:p w14:paraId="42A3EBA9" w14:textId="77777777" w:rsidR="00F903B5" w:rsidRDefault="00A25A8E">
            <w:pPr>
              <w:spacing w:before="80" w:after="20"/>
            </w:pPr>
            <w:r>
              <w:rPr>
                <w:b/>
                <w:color w:val="0B3A53"/>
                <w:sz w:val="32"/>
              </w:rPr>
              <w:t xml:space="preserve">300+  </w:t>
            </w:r>
            <w:r>
              <w:rPr>
                <w:b/>
                <w:sz w:val="17"/>
              </w:rPr>
              <w:t>Adults sampled through assessment</w:t>
            </w:r>
          </w:p>
          <w:p w14:paraId="259494DA" w14:textId="77777777" w:rsidR="00F903B5" w:rsidRDefault="00A25A8E">
            <w:pPr>
              <w:spacing w:after="120"/>
            </w:pPr>
            <w:r>
              <w:rPr>
                <w:color w:val="607078"/>
                <w:sz w:val="16"/>
              </w:rPr>
              <w:t>Returning Atlantic Salmon captured and studied in the past three years.</w:t>
            </w:r>
          </w:p>
          <w:p w14:paraId="501F3C98" w14:textId="77777777" w:rsidR="00F903B5" w:rsidRDefault="00A25A8E">
            <w:pPr>
              <w:spacing w:before="80" w:after="20"/>
            </w:pPr>
            <w:r>
              <w:rPr>
                <w:b/>
                <w:color w:val="0B3A53"/>
                <w:sz w:val="32"/>
              </w:rPr>
              <w:lastRenderedPageBreak/>
              <w:t xml:space="preserve">150+  </w:t>
            </w:r>
            <w:r>
              <w:rPr>
                <w:b/>
                <w:sz w:val="17"/>
              </w:rPr>
              <w:t>Habitat projects</w:t>
            </w:r>
          </w:p>
          <w:p w14:paraId="59648569" w14:textId="77777777" w:rsidR="00F903B5" w:rsidRDefault="00A25A8E">
            <w:pPr>
              <w:spacing w:after="120"/>
            </w:pPr>
            <w:r>
              <w:rPr>
                <w:color w:val="607078"/>
                <w:sz w:val="16"/>
              </w:rPr>
              <w:t>Stream and watershed improvements delivered by OFAH and partners.</w:t>
            </w:r>
          </w:p>
          <w:p w14:paraId="005EE018" w14:textId="77777777" w:rsidR="00F903B5" w:rsidRDefault="00A25A8E">
            <w:pPr>
              <w:spacing w:before="80" w:after="20"/>
            </w:pPr>
            <w:r>
              <w:rPr>
                <w:b/>
                <w:color w:val="0B3A53"/>
                <w:sz w:val="32"/>
              </w:rPr>
              <w:t xml:space="preserve">1,500+  </w:t>
            </w:r>
            <w:r>
              <w:rPr>
                <w:b/>
                <w:sz w:val="17"/>
              </w:rPr>
              <w:t>Students reached</w:t>
            </w:r>
          </w:p>
          <w:p w14:paraId="52C7AF1E" w14:textId="77777777" w:rsidR="00F903B5" w:rsidRDefault="00A25A8E">
            <w:pPr>
              <w:spacing w:after="120"/>
            </w:pPr>
            <w:r>
              <w:rPr>
                <w:color w:val="607078"/>
                <w:sz w:val="16"/>
              </w:rPr>
              <w:t>Through the OFAH Classroom Hatchery &amp; outreach program.</w:t>
            </w:r>
          </w:p>
          <w:p w14:paraId="5195E6CB" w14:textId="77777777" w:rsidR="00F903B5" w:rsidRDefault="00A25A8E">
            <w:pPr>
              <w:spacing w:before="80" w:after="20"/>
            </w:pPr>
            <w:r>
              <w:rPr>
                <w:b/>
                <w:color w:val="0B3A53"/>
                <w:sz w:val="32"/>
              </w:rPr>
              <w:t xml:space="preserve">50+  </w:t>
            </w:r>
            <w:r>
              <w:rPr>
                <w:b/>
                <w:sz w:val="17"/>
              </w:rPr>
              <w:t>Partner organizations</w:t>
            </w:r>
          </w:p>
          <w:p w14:paraId="7EC3DA40" w14:textId="0554F366" w:rsidR="00F903B5" w:rsidRDefault="00A25A8E">
            <w:pPr>
              <w:spacing w:after="120"/>
            </w:pPr>
            <w:commentRangeStart w:id="7"/>
            <w:r>
              <w:rPr>
                <w:color w:val="607078"/>
                <w:sz w:val="16"/>
              </w:rPr>
              <w:t xml:space="preserve">Working together on </w:t>
            </w:r>
            <w:r w:rsidR="006665CD">
              <w:rPr>
                <w:color w:val="607078"/>
                <w:sz w:val="16"/>
              </w:rPr>
              <w:t>fish production</w:t>
            </w:r>
            <w:r>
              <w:rPr>
                <w:color w:val="607078"/>
                <w:sz w:val="16"/>
              </w:rPr>
              <w:t>, habitat</w:t>
            </w:r>
            <w:r w:rsidR="006665CD">
              <w:rPr>
                <w:color w:val="607078"/>
                <w:sz w:val="16"/>
              </w:rPr>
              <w:t xml:space="preserve"> restoration</w:t>
            </w:r>
            <w:r>
              <w:rPr>
                <w:color w:val="607078"/>
                <w:sz w:val="16"/>
              </w:rPr>
              <w:t>, and outreach.</w:t>
            </w:r>
            <w:commentRangeEnd w:id="7"/>
            <w:r w:rsidR="006665CD">
              <w:rPr>
                <w:rStyle w:val="CommentReference"/>
              </w:rPr>
              <w:commentReference w:id="7"/>
            </w:r>
          </w:p>
        </w:tc>
      </w:tr>
    </w:tbl>
    <w:p w14:paraId="12303BFF" w14:textId="77777777" w:rsidR="00F903B5" w:rsidRDefault="00F903B5"/>
    <w:p w14:paraId="5F7A4F72" w14:textId="77777777" w:rsidR="00F903B5" w:rsidRDefault="00A25A8E">
      <w:pPr>
        <w:spacing w:before="280" w:after="120"/>
      </w:pPr>
      <w:r>
        <w:rPr>
          <w:b/>
          <w:color w:val="0F1D24"/>
          <w:sz w:val="28"/>
        </w:rPr>
        <w:t>What We're Doing on the Water</w:t>
      </w:r>
    </w:p>
    <w:tbl>
      <w:tblPr>
        <w:tblStyle w:val="TableGrid"/>
        <w:tblW w:w="0" w:type="auto"/>
        <w:tblLayout w:type="fixed"/>
        <w:tblLook w:val="04A0" w:firstRow="1" w:lastRow="0" w:firstColumn="1" w:lastColumn="0" w:noHBand="0" w:noVBand="1"/>
      </w:tblPr>
      <w:tblGrid>
        <w:gridCol w:w="2340"/>
        <w:gridCol w:w="2340"/>
        <w:gridCol w:w="2340"/>
        <w:gridCol w:w="2340"/>
      </w:tblGrid>
      <w:tr w:rsidR="00F903B5" w14:paraId="0C43B540" w14:textId="77777777">
        <w:tc>
          <w:tcPr>
            <w:tcW w:w="2340" w:type="dxa"/>
            <w:shd w:val="clear" w:color="auto" w:fill="0B3A53"/>
          </w:tcPr>
          <w:p w14:paraId="7246AFE3" w14:textId="77777777" w:rsidR="00F903B5" w:rsidRDefault="00F903B5"/>
          <w:p w14:paraId="1CD691C0" w14:textId="77777777" w:rsidR="00F903B5" w:rsidRDefault="00A25A8E">
            <w:pPr>
              <w:spacing w:before="120" w:after="80"/>
            </w:pPr>
            <w:r>
              <w:rPr>
                <w:b/>
                <w:color w:val="FFFFFF"/>
                <w:sz w:val="17"/>
              </w:rPr>
              <w:t>FISH PRODUCTION</w:t>
            </w:r>
          </w:p>
        </w:tc>
        <w:tc>
          <w:tcPr>
            <w:tcW w:w="2340" w:type="dxa"/>
            <w:shd w:val="clear" w:color="auto" w:fill="0B3A53"/>
          </w:tcPr>
          <w:p w14:paraId="6EA23702" w14:textId="77777777" w:rsidR="00F903B5" w:rsidRDefault="00F903B5"/>
          <w:p w14:paraId="602533C6" w14:textId="77777777" w:rsidR="00F903B5" w:rsidRDefault="00A25A8E">
            <w:pPr>
              <w:spacing w:before="120" w:after="80"/>
            </w:pPr>
            <w:r>
              <w:rPr>
                <w:b/>
                <w:color w:val="FFFFFF"/>
                <w:sz w:val="17"/>
              </w:rPr>
              <w:t>HABITAT RESTORATION</w:t>
            </w:r>
          </w:p>
        </w:tc>
        <w:tc>
          <w:tcPr>
            <w:tcW w:w="2340" w:type="dxa"/>
            <w:shd w:val="clear" w:color="auto" w:fill="0B3A53"/>
          </w:tcPr>
          <w:p w14:paraId="0E400A13" w14:textId="77777777" w:rsidR="00F903B5" w:rsidRDefault="00F903B5"/>
          <w:p w14:paraId="49CF37E5" w14:textId="77777777" w:rsidR="00F903B5" w:rsidRDefault="00A25A8E">
            <w:pPr>
              <w:spacing w:before="120" w:after="80"/>
            </w:pPr>
            <w:r>
              <w:rPr>
                <w:b/>
                <w:color w:val="FFFFFF"/>
                <w:sz w:val="17"/>
              </w:rPr>
              <w:t>SCIENCE &amp; MONITORING</w:t>
            </w:r>
          </w:p>
        </w:tc>
        <w:tc>
          <w:tcPr>
            <w:tcW w:w="2340" w:type="dxa"/>
            <w:shd w:val="clear" w:color="auto" w:fill="0B3A53"/>
          </w:tcPr>
          <w:p w14:paraId="2DA0207D" w14:textId="77777777" w:rsidR="00F903B5" w:rsidRDefault="00F903B5"/>
          <w:p w14:paraId="730B1C25" w14:textId="77777777" w:rsidR="00F903B5" w:rsidRDefault="00A25A8E">
            <w:pPr>
              <w:spacing w:before="120" w:after="80"/>
            </w:pPr>
            <w:r>
              <w:rPr>
                <w:b/>
                <w:color w:val="FFFFFF"/>
                <w:sz w:val="17"/>
              </w:rPr>
              <w:t>EDUCATION &amp; OUTREACH</w:t>
            </w:r>
          </w:p>
        </w:tc>
      </w:tr>
      <w:tr w:rsidR="00F903B5" w14:paraId="59F34ED3" w14:textId="77777777">
        <w:tc>
          <w:tcPr>
            <w:tcW w:w="2340" w:type="dxa"/>
          </w:tcPr>
          <w:p w14:paraId="1C8D0AD4" w14:textId="77777777" w:rsidR="00F903B5" w:rsidRDefault="00F903B5"/>
          <w:p w14:paraId="69E531CB" w14:textId="0371DB9B" w:rsidR="00F903B5" w:rsidRDefault="00BB42B1">
            <w:pPr>
              <w:spacing w:before="80" w:after="120"/>
            </w:pPr>
            <w:r w:rsidRPr="00BB42B1">
              <w:rPr>
                <w:sz w:val="17"/>
              </w:rPr>
              <w:t>Stocking Atlantic Salmon at the size where survival, returns, and restoration impact come together</w:t>
            </w:r>
            <w:del w:id="8" w:author="Gristey, Thomas (MNR)" w:date="2026-05-08T10:05:00Z" w16du:dateUtc="2026-05-08T14:05:00Z">
              <w:r w:rsidRPr="00BB42B1" w:rsidDel="00BB42B1">
                <w:rPr>
                  <w:sz w:val="17"/>
                </w:rPr>
                <w:delText>.</w:delText>
              </w:r>
            </w:del>
            <w:commentRangeStart w:id="9"/>
            <w:r w:rsidR="00A25A8E">
              <w:rPr>
                <w:sz w:val="17"/>
              </w:rPr>
              <w:t>.</w:t>
            </w:r>
            <w:commentRangeEnd w:id="9"/>
            <w:r w:rsidR="00196C0B">
              <w:rPr>
                <w:rStyle w:val="CommentReference"/>
              </w:rPr>
              <w:commentReference w:id="9"/>
            </w:r>
          </w:p>
        </w:tc>
        <w:tc>
          <w:tcPr>
            <w:tcW w:w="2340" w:type="dxa"/>
          </w:tcPr>
          <w:p w14:paraId="18B41D3A" w14:textId="77777777" w:rsidR="00F903B5" w:rsidRDefault="00F903B5"/>
          <w:p w14:paraId="50D203CD" w14:textId="77777777" w:rsidR="00F903B5" w:rsidRDefault="00A25A8E">
            <w:pPr>
              <w:spacing w:before="80" w:after="120"/>
            </w:pPr>
            <w:r>
              <w:rPr>
                <w:sz w:val="17"/>
              </w:rPr>
              <w:t>Improving streams, shorelines, and watersheds. Work that benefits all fish and wildlife across Lake Ontario.</w:t>
            </w:r>
          </w:p>
        </w:tc>
        <w:tc>
          <w:tcPr>
            <w:tcW w:w="2340" w:type="dxa"/>
          </w:tcPr>
          <w:p w14:paraId="23E89F20" w14:textId="77777777" w:rsidR="00F903B5" w:rsidRDefault="00F903B5"/>
          <w:p w14:paraId="2E2D4553" w14:textId="463611BD" w:rsidR="00F903B5" w:rsidRDefault="00BB42B1">
            <w:pPr>
              <w:spacing w:before="80" w:after="120"/>
            </w:pPr>
            <w:ins w:id="10" w:author="Gristey, Thomas (MNR)" w:date="2026-05-08T10:06:00Z" w16du:dateUtc="2026-05-08T14:06:00Z">
              <w:r w:rsidRPr="00BB42B1">
                <w:rPr>
                  <w:sz w:val="17"/>
                </w:rPr>
                <w:t>Tracking returning fish to understand what works and guide evidence-based decisions.</w:t>
              </w:r>
            </w:ins>
            <w:commentRangeStart w:id="11"/>
            <w:del w:id="12" w:author="Gristey, Thomas (MNR)" w:date="2026-05-08T10:06:00Z" w16du:dateUtc="2026-05-08T14:06:00Z">
              <w:r w:rsidR="00A25A8E" w:rsidDel="00BB42B1">
                <w:rPr>
                  <w:sz w:val="17"/>
                </w:rPr>
                <w:delText>Tracking returning fish with tags, cameras, and angler surveys to guide better decisions</w:delText>
              </w:r>
            </w:del>
            <w:r w:rsidR="00A25A8E">
              <w:rPr>
                <w:sz w:val="17"/>
              </w:rPr>
              <w:t>.</w:t>
            </w:r>
            <w:commentRangeEnd w:id="11"/>
            <w:r w:rsidR="00CC3EAD">
              <w:rPr>
                <w:rStyle w:val="CommentReference"/>
              </w:rPr>
              <w:commentReference w:id="11"/>
            </w:r>
          </w:p>
        </w:tc>
        <w:tc>
          <w:tcPr>
            <w:tcW w:w="2340" w:type="dxa"/>
          </w:tcPr>
          <w:p w14:paraId="19C94B8F" w14:textId="77777777" w:rsidR="00F903B5" w:rsidRDefault="00F903B5"/>
          <w:p w14:paraId="5A646E96" w14:textId="4E00E472" w:rsidR="00F903B5" w:rsidRDefault="00A25A8E">
            <w:pPr>
              <w:spacing w:before="80" w:after="120"/>
            </w:pPr>
            <w:r>
              <w:rPr>
                <w:sz w:val="17"/>
              </w:rPr>
              <w:t xml:space="preserve">Engaging anglers, students, and </w:t>
            </w:r>
            <w:r w:rsidR="00EA7916">
              <w:rPr>
                <w:sz w:val="17"/>
              </w:rPr>
              <w:t>the public</w:t>
            </w:r>
            <w:r>
              <w:rPr>
                <w:sz w:val="17"/>
              </w:rPr>
              <w:t xml:space="preserve"> through OFAH-led programs across Ontario.</w:t>
            </w:r>
          </w:p>
        </w:tc>
      </w:tr>
    </w:tbl>
    <w:p w14:paraId="6623E8CA" w14:textId="77777777" w:rsidR="00F903B5" w:rsidRDefault="00F903B5"/>
    <w:p w14:paraId="0AA67C0E" w14:textId="77777777" w:rsidR="00F903B5" w:rsidRDefault="00F903B5">
      <w:pPr>
        <w:pBdr>
          <w:top w:val="single" w:sz="12" w:space="1" w:color="0B3A53"/>
        </w:pBdr>
        <w:spacing w:before="280" w:after="80"/>
      </w:pPr>
    </w:p>
    <w:p w14:paraId="2FF1E36D" w14:textId="77777777" w:rsidR="00F903B5" w:rsidRDefault="00A25A8E">
      <w:pPr>
        <w:spacing w:before="40" w:after="40"/>
      </w:pPr>
      <w:r>
        <w:rPr>
          <w:b/>
          <w:color w:val="0B3A53"/>
          <w:sz w:val="18"/>
        </w:rPr>
        <w:t xml:space="preserve">Delivered in Partnership: </w:t>
      </w:r>
      <w:r>
        <w:rPr>
          <w:sz w:val="18"/>
        </w:rPr>
        <w:t>Ontario Ministry of Natural Resources · Ontario Federation of Anglers and Hunters</w:t>
      </w:r>
    </w:p>
    <w:p w14:paraId="6DAEAB3B" w14:textId="77777777" w:rsidR="00F903B5" w:rsidRDefault="00A25A8E">
      <w:pPr>
        <w:spacing w:before="40"/>
      </w:pPr>
      <w:r>
        <w:rPr>
          <w:b/>
          <w:color w:val="0B3A53"/>
          <w:sz w:val="20"/>
        </w:rPr>
        <w:t>Learn more. Get involved.  |  bringbackthesalmon.ca</w:t>
      </w:r>
    </w:p>
    <w:sectPr w:rsidR="00F903B5" w:rsidSect="00034616">
      <w:pgSz w:w="12240" w:h="15840"/>
      <w:pgMar w:top="1080" w:right="1440" w:bottom="108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ille, Michael (MNR)" w:date="2026-05-06T15:24:00Z" w:initials="MY">
    <w:p w14:paraId="02C23184" w14:textId="77777777" w:rsidR="006665CD" w:rsidRDefault="006665CD" w:rsidP="006665CD">
      <w:pPr>
        <w:pStyle w:val="CommentText"/>
      </w:pPr>
      <w:r>
        <w:rPr>
          <w:rStyle w:val="CommentReference"/>
        </w:rPr>
        <w:annotationRef/>
      </w:r>
      <w:r>
        <w:t>OFAH to double check their program numbers to ensure accuracy.</w:t>
      </w:r>
    </w:p>
  </w:comment>
  <w:comment w:id="1" w:author="Yuille, Michael (MNR)" w:date="2026-05-07T09:38:00Z" w:initials="MY">
    <w:p w14:paraId="466C114F" w14:textId="77777777" w:rsidR="00133F1D" w:rsidRDefault="00133F1D" w:rsidP="00133F1D">
      <w:pPr>
        <w:pStyle w:val="CommentText"/>
      </w:pPr>
      <w:r>
        <w:rPr>
          <w:rStyle w:val="CommentReference"/>
        </w:rPr>
        <w:annotationRef/>
      </w:r>
      <w:r>
        <w:t xml:space="preserve">I know we’re going for the big numbers that will catch readers eyes. </w:t>
      </w:r>
    </w:p>
    <w:p w14:paraId="06FF1C5F" w14:textId="77777777" w:rsidR="00133F1D" w:rsidRDefault="00133F1D" w:rsidP="00133F1D">
      <w:pPr>
        <w:pStyle w:val="CommentText"/>
      </w:pPr>
      <w:r>
        <w:t>If we focus on the more recent successes (even last 5 years to concentrate on the most recent phase), returns seem more relevant</w:t>
      </w:r>
    </w:p>
  </w:comment>
  <w:comment w:id="2" w:author="McNevin, Steve (MNR)" w:date="2026-05-07T13:34:00Z" w:initials="SM">
    <w:p w14:paraId="1B773C72" w14:textId="77777777" w:rsidR="000E3FDE" w:rsidRDefault="000E3FDE" w:rsidP="000E3FDE">
      <w:pPr>
        <w:pStyle w:val="CommentText"/>
      </w:pPr>
      <w:r>
        <w:rPr>
          <w:rStyle w:val="CommentReference"/>
        </w:rPr>
        <w:annotationRef/>
      </w:r>
      <w:r>
        <w:t xml:space="preserve">Tom and I talked about this….I had the same concern.  Maybe Just talk to advanced yearling numbers stocked directly into the lake? </w:t>
      </w:r>
    </w:p>
  </w:comment>
  <w:comment w:id="3" w:author="Yuille, Michael (MNR)" w:date="2026-05-06T15:46:00Z" w:initials="MY">
    <w:p w14:paraId="11F9879B" w14:textId="51D9299D" w:rsidR="00E17295" w:rsidRDefault="00E17295" w:rsidP="00E17295">
      <w:pPr>
        <w:pStyle w:val="CommentText"/>
      </w:pPr>
      <w:r>
        <w:rPr>
          <w:rStyle w:val="CommentReference"/>
        </w:rPr>
        <w:annotationRef/>
      </w:r>
      <w:r>
        <w:t>Not sure how this number will land. We have been criticized in the past for #’s stocked vs. returns. Given the 300+ adults sampled pertains primarily to the new stocking strategy, do we want to focus the numbers sstocked to a more contemporary timeframe?</w:t>
      </w:r>
    </w:p>
  </w:comment>
  <w:comment w:id="4" w:author="McNevin, Steve (MNR)" w:date="2026-05-07T13:35:00Z" w:initials="SM">
    <w:p w14:paraId="741FE3E1" w14:textId="77777777" w:rsidR="000E3FDE" w:rsidRDefault="000E3FDE" w:rsidP="000E3FDE">
      <w:pPr>
        <w:pStyle w:val="CommentText"/>
      </w:pPr>
      <w:r>
        <w:rPr>
          <w:rStyle w:val="CommentReference"/>
        </w:rPr>
        <w:annotationRef/>
      </w:r>
      <w:r>
        <w:t xml:space="preserve">Same comment as above….I agree Mike </w:t>
      </w:r>
    </w:p>
  </w:comment>
  <w:comment w:id="7" w:author="Yuille, Michael (MNR)" w:date="2026-05-06T15:27:00Z" w:initials="MY">
    <w:p w14:paraId="23B5CA43" w14:textId="68010865" w:rsidR="006665CD" w:rsidRDefault="006665CD" w:rsidP="006665CD">
      <w:pPr>
        <w:pStyle w:val="CommentText"/>
      </w:pPr>
      <w:r>
        <w:rPr>
          <w:rStyle w:val="CommentReference"/>
        </w:rPr>
        <w:annotationRef/>
      </w:r>
      <w:r>
        <w:t>I’m going to think on this</w:t>
      </w:r>
    </w:p>
  </w:comment>
  <w:comment w:id="9" w:author="Yuille, Michael (MNR)" w:date="2026-05-06T16:01:00Z" w:initials="MY">
    <w:p w14:paraId="61EE78D4" w14:textId="77777777" w:rsidR="00196C0B" w:rsidRDefault="00196C0B" w:rsidP="00196C0B">
      <w:pPr>
        <w:pStyle w:val="CommentText"/>
      </w:pPr>
      <w:r>
        <w:rPr>
          <w:rStyle w:val="CommentReference"/>
        </w:rPr>
        <w:annotationRef/>
      </w:r>
      <w:r>
        <w:t>Workshopping this one…</w:t>
      </w:r>
      <w:r>
        <w:br/>
        <w:t>Raising Atlantic Salmon to the right size; big enough to boost survival and adult returns, and small enough to stock widely and efficiently.</w:t>
      </w:r>
    </w:p>
    <w:p w14:paraId="149E4252" w14:textId="77777777" w:rsidR="00196C0B" w:rsidRDefault="00196C0B" w:rsidP="00196C0B">
      <w:pPr>
        <w:pStyle w:val="CommentText"/>
      </w:pPr>
    </w:p>
    <w:p w14:paraId="2696FEF4" w14:textId="77777777" w:rsidR="00196C0B" w:rsidRDefault="00196C0B" w:rsidP="00196C0B">
      <w:pPr>
        <w:pStyle w:val="CommentText"/>
      </w:pPr>
      <w:r>
        <w:t>Stocking Atlantic Salmon at the size where survival, returns, and restoration impact come together.</w:t>
      </w:r>
    </w:p>
  </w:comment>
  <w:comment w:id="11" w:author="Yuille, Michael (MNR)" w:date="2026-05-07T09:16:00Z" w:initials="MY">
    <w:p w14:paraId="63A9F08F" w14:textId="77777777" w:rsidR="00CC3EAD" w:rsidRDefault="00CC3EAD" w:rsidP="00CC3EAD">
      <w:pPr>
        <w:pStyle w:val="CommentText"/>
      </w:pPr>
      <w:r>
        <w:rPr>
          <w:rStyle w:val="CommentReference"/>
        </w:rPr>
        <w:annotationRef/>
      </w:r>
      <w:r>
        <w:t>Tracking returning fish to understand what works and guide evidence-based decisions.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C23184" w15:done="0"/>
  <w15:commentEx w15:paraId="06FF1C5F" w15:paraIdParent="02C23184" w15:done="0"/>
  <w15:commentEx w15:paraId="1B773C72" w15:paraIdParent="02C23184" w15:done="0"/>
  <w15:commentEx w15:paraId="11F9879B" w15:done="0"/>
  <w15:commentEx w15:paraId="741FE3E1" w15:paraIdParent="11F9879B" w15:done="0"/>
  <w15:commentEx w15:paraId="23B5CA43" w15:done="0"/>
  <w15:commentEx w15:paraId="2696FEF4" w15:done="0"/>
  <w15:commentEx w15:paraId="63A9F0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EF3E4" w16cex:dateUtc="2026-05-06T19:24:00Z"/>
  <w16cex:commentExtensible w16cex:durableId="0B74970B" w16cex:dateUtc="2026-05-07T13:38:00Z"/>
  <w16cex:commentExtensible w16cex:durableId="03F975F0" w16cex:dateUtc="2026-05-07T17:34:00Z"/>
  <w16cex:commentExtensible w16cex:durableId="39CF63ED" w16cex:dateUtc="2026-05-06T19:46:00Z"/>
  <w16cex:commentExtensible w16cex:durableId="0661E7BB" w16cex:dateUtc="2026-05-07T17:35:00Z"/>
  <w16cex:commentExtensible w16cex:durableId="1BAA188E" w16cex:dateUtc="2026-05-06T19:27:00Z"/>
  <w16cex:commentExtensible w16cex:durableId="43AC4FF1" w16cex:dateUtc="2026-05-06T20:01:00Z"/>
  <w16cex:commentExtensible w16cex:durableId="1EC672EE" w16cex:dateUtc="2026-05-07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C23184" w16cid:durableId="6ABEF3E4"/>
  <w16cid:commentId w16cid:paraId="06FF1C5F" w16cid:durableId="0B74970B"/>
  <w16cid:commentId w16cid:paraId="1B773C72" w16cid:durableId="03F975F0"/>
  <w16cid:commentId w16cid:paraId="11F9879B" w16cid:durableId="39CF63ED"/>
  <w16cid:commentId w16cid:paraId="741FE3E1" w16cid:durableId="0661E7BB"/>
  <w16cid:commentId w16cid:paraId="23B5CA43" w16cid:durableId="1BAA188E"/>
  <w16cid:commentId w16cid:paraId="2696FEF4" w16cid:durableId="43AC4FF1"/>
  <w16cid:commentId w16cid:paraId="63A9F08F" w16cid:durableId="1EC672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709695">
    <w:abstractNumId w:val="8"/>
  </w:num>
  <w:num w:numId="2" w16cid:durableId="37824378">
    <w:abstractNumId w:val="6"/>
  </w:num>
  <w:num w:numId="3" w16cid:durableId="1392536801">
    <w:abstractNumId w:val="5"/>
  </w:num>
  <w:num w:numId="4" w16cid:durableId="229538682">
    <w:abstractNumId w:val="4"/>
  </w:num>
  <w:num w:numId="5" w16cid:durableId="490220571">
    <w:abstractNumId w:val="7"/>
  </w:num>
  <w:num w:numId="6" w16cid:durableId="2078088484">
    <w:abstractNumId w:val="3"/>
  </w:num>
  <w:num w:numId="7" w16cid:durableId="1521316977">
    <w:abstractNumId w:val="2"/>
  </w:num>
  <w:num w:numId="8" w16cid:durableId="599219786">
    <w:abstractNumId w:val="1"/>
  </w:num>
  <w:num w:numId="9" w16cid:durableId="1330691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ille, Michael (MNR)">
    <w15:presenceInfo w15:providerId="AD" w15:userId="S::Michael.Yuille@ontario.ca::f9ba04df-c9af-4165-a978-f4eee490b8fe"/>
  </w15:person>
  <w15:person w15:author="McNevin, Steve (MNR)">
    <w15:presenceInfo w15:providerId="AD" w15:userId="S::steve.mcnevin@ontario.ca::9dc92d44-e7c2-460d-8baa-c8e7fa04342e"/>
  </w15:person>
  <w15:person w15:author="Gristey, Thomas (MNR)">
    <w15:presenceInfo w15:providerId="AD" w15:userId="S::Thomas.Gristey@ontario.ca::c5895d0b-161c-4b33-bfa4-0a3f3df5b2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93D"/>
    <w:rsid w:val="0006063C"/>
    <w:rsid w:val="00067383"/>
    <w:rsid w:val="000E3FDE"/>
    <w:rsid w:val="00133F1D"/>
    <w:rsid w:val="0015074B"/>
    <w:rsid w:val="00196C0B"/>
    <w:rsid w:val="0029639D"/>
    <w:rsid w:val="00326F90"/>
    <w:rsid w:val="003A53F9"/>
    <w:rsid w:val="0041185F"/>
    <w:rsid w:val="006665CD"/>
    <w:rsid w:val="007135EC"/>
    <w:rsid w:val="00807A78"/>
    <w:rsid w:val="009452D9"/>
    <w:rsid w:val="00A25A8E"/>
    <w:rsid w:val="00AA1D8D"/>
    <w:rsid w:val="00B47730"/>
    <w:rsid w:val="00BB42B1"/>
    <w:rsid w:val="00C3061A"/>
    <w:rsid w:val="00CB0664"/>
    <w:rsid w:val="00CC3EAD"/>
    <w:rsid w:val="00E17295"/>
    <w:rsid w:val="00E239BA"/>
    <w:rsid w:val="00EA7916"/>
    <w:rsid w:val="00F162C2"/>
    <w:rsid w:val="00F903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7C882"/>
  <w14:defaultImageDpi w14:val="300"/>
  <w15:docId w15:val="{A911680B-32ED-4B0B-AB71-1FB157B2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9452D9"/>
    <w:pPr>
      <w:spacing w:after="0" w:line="240" w:lineRule="auto"/>
    </w:pPr>
  </w:style>
  <w:style w:type="character" w:styleId="CommentReference">
    <w:name w:val="annotation reference"/>
    <w:basedOn w:val="DefaultParagraphFont"/>
    <w:uiPriority w:val="99"/>
    <w:semiHidden/>
    <w:unhideWhenUsed/>
    <w:rsid w:val="006665CD"/>
    <w:rPr>
      <w:sz w:val="16"/>
      <w:szCs w:val="16"/>
    </w:rPr>
  </w:style>
  <w:style w:type="paragraph" w:styleId="CommentText">
    <w:name w:val="annotation text"/>
    <w:basedOn w:val="Normal"/>
    <w:link w:val="CommentTextChar"/>
    <w:uiPriority w:val="99"/>
    <w:unhideWhenUsed/>
    <w:rsid w:val="006665CD"/>
    <w:pPr>
      <w:spacing w:line="240" w:lineRule="auto"/>
    </w:pPr>
    <w:rPr>
      <w:sz w:val="20"/>
      <w:szCs w:val="20"/>
    </w:rPr>
  </w:style>
  <w:style w:type="character" w:customStyle="1" w:styleId="CommentTextChar">
    <w:name w:val="Comment Text Char"/>
    <w:basedOn w:val="DefaultParagraphFont"/>
    <w:link w:val="CommentText"/>
    <w:uiPriority w:val="99"/>
    <w:rsid w:val="006665CD"/>
    <w:rPr>
      <w:sz w:val="20"/>
      <w:szCs w:val="20"/>
    </w:rPr>
  </w:style>
  <w:style w:type="paragraph" w:styleId="CommentSubject">
    <w:name w:val="annotation subject"/>
    <w:basedOn w:val="CommentText"/>
    <w:next w:val="CommentText"/>
    <w:link w:val="CommentSubjectChar"/>
    <w:uiPriority w:val="99"/>
    <w:semiHidden/>
    <w:unhideWhenUsed/>
    <w:rsid w:val="006665CD"/>
    <w:rPr>
      <w:b/>
      <w:bCs/>
    </w:rPr>
  </w:style>
  <w:style w:type="character" w:customStyle="1" w:styleId="CommentSubjectChar">
    <w:name w:val="Comment Subject Char"/>
    <w:basedOn w:val="CommentTextChar"/>
    <w:link w:val="CommentSubject"/>
    <w:uiPriority w:val="99"/>
    <w:semiHidden/>
    <w:rsid w:val="006665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181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Template>
  <TotalTime>295</TotalTime>
  <Pages>2</Pages>
  <Words>586</Words>
  <Characters>3344</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Gristey, Thomas (MNR)</cp:lastModifiedBy>
  <cp:revision>2</cp:revision>
  <dcterms:created xsi:type="dcterms:W3CDTF">2026-05-08T19:08:00Z</dcterms:created>
  <dcterms:modified xsi:type="dcterms:W3CDTF">2026-05-08T19:08:00Z</dcterms:modified>
  <cp:category/>
</cp:coreProperties>
</file>